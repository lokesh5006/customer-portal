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95988" cy="427598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427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ID </w:t>
      </w:r>
      <w:r w:rsidDel="00000000" w:rsidR="00000000" w:rsidRPr="00000000">
        <w:rPr>
          <w:rtl w:val="0"/>
        </w:rPr>
        <w:t xml:space="preserve">#1530: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683062" cy="2281238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3062" cy="228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#1529: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#1528: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Change the "Downloads" section to "Product Downloads &amp; Links"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11430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 will also have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rtl w:val="0"/>
        </w:rPr>
        <w:t xml:space="preserve">links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for NumberCruncher Web and DataNet in this section.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(DataNet is also shown in the upper right of the page, which is slightly redundant, but it’s okay in this case. “Coming to see DataNet” will possibly be over 50% of the use of this entire portal).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Also: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they're running desktop software, "your last download was on v4.1, v4.2 is available" is high-value dashboard info. (Could use session data in db or download record - either is fine) Reduces support tickets.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0287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#1527: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7196584" cy="309084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6584" cy="309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634365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633412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64293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64770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64103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https://docs.google.com/document/d/1kLAaomb20MMQdUJjCIZOdR1hc2JwkNCisRnYg6Ja1TA/edit?tab=t.0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#1626: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 decided that assigning the seats was going to be more common than changing the subscription, so we changed this focus a bit.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title to "License Assignments": (Instead of “Products &amp; Subscriptions”)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21100" cy="2273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emove Billing data (Pay $500) from this row. The right end of the box will look like: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33528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Note change: "2 available" to "2/30 seats available"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"manage" button should go to a new flyout, which I'll create in the next story.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#1525: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 don't have one mockup for the whole page. We just went through it bit by bit. I thought it'd be easier to do this as one story per page. 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</w:rPr>
        <w:drawing>
          <wp:inline distB="114300" distT="114300" distL="114300" distR="114300">
            <wp:extent cx="5943600" cy="15494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 the top left, say "Welcome, &lt;Customer&gt;!" instead of "Dashboard"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(Not shown:) Put this in small font right under the “Welcome, John Q. Customer”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2. 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top row is currently three blocks. The space of the left and center blocks will be taken by the Account Status block, as shown above.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Three possible wordings: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is Current</w:t>
      </w:r>
      <w:r w:rsidDel="00000000" w:rsidR="00000000" w:rsidRPr="00000000">
        <w:rPr>
          <w:rtl w:val="0"/>
        </w:rPr>
        <w:t xml:space="preserve"> (Note the change from “good standing") (renews Dec. 1st, 2026)  (#e6f5e6 - VERY light green for good feeling.)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License Invoice Due</w:t>
      </w:r>
      <w:r w:rsidDel="00000000" w:rsidR="00000000" w:rsidRPr="00000000">
        <w:rPr>
          <w:rtl w:val="0"/>
        </w:rPr>
        <w:t xml:space="preserve"> (this when someone has requested invoices for more users than they currently have, but hasn’t paid for them yet.) (light yellow background - not shown)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Fee Due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46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3. 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third column will just have this simple route to the latest DataNet, with a convenient way to opt out in the lower right: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10668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“Opt Out” checkbox is for the current, logged individual user to opt out of the DataNet emails. (For multi-user, there will also be an option on the “User” tab.)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#1531: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Change it to “Subscriptions”. Delete "Licenses" from the title.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blade will go to a new page that will have these tabs across the top, all pertaining to THAT subscription.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Note: the below doesn't show the </w:t>
      </w:r>
      <w:r w:rsidDel="00000000" w:rsidR="00000000" w:rsidRPr="00000000">
        <w:rPr>
          <w:b w:val="1"/>
          <w:bCs w:val="1"/>
          <w:rtl w:val="0"/>
        </w:rPr>
        <w:t xml:space="preserve">Overview Invoices Quotes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tabs/buttons, but they need to be part of the design, like they currently are in billing: 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4490931" cy="225266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0931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If the client has more than one subscription, make another set of buttons, "Subscription A" "Subscription B" to the left of the "Overview Invoices Quotes" set.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 </w:t>
      </w:r>
      <w:r w:rsidDel="00000000" w:rsidR="00000000" w:rsidRPr="00000000">
        <w:rPr>
          <w:rtl w:val="0"/>
        </w:rPr>
        <w:t xml:space="preserve">(shown below. Has the current "Subscriptions &amp; LIcenses" data in the lower left, with other data around it. This is not intended to show the styling of the page of course. We just want this </w:t>
      </w:r>
      <w:r w:rsidDel="00000000" w:rsidR="00000000" w:rsidRPr="00000000">
        <w:rPr>
          <w:i w:val="1"/>
          <w:iCs w:val="1"/>
          <w:rtl w:val="0"/>
        </w:rPr>
        <w:t xml:space="preserve">basic </w:t>
      </w:r>
      <w:r w:rsidDel="00000000" w:rsidR="00000000" w:rsidRPr="00000000">
        <w:rPr>
          <w:rtl w:val="0"/>
        </w:rPr>
        <w:t xml:space="preserve">layout, but in the style of our site.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0099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(info) You last paid by &lt;credit card or whatever&gt;.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Renewal options: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Direct ACH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Credit Card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ACH e-Check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Paper Check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Invoice Only (Net 30)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Billing Details: (new section under the above. Edit pencil on hover. Edit on a small popup)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Company Name: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Address: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Company Contact(s):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Their email addresses: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next two tabs, Invoices (fine as it is) and Quotes (only one edit: remove the “plan” column) are already built.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1533: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</w:rPr>
        <w:drawing>
          <wp:inline distB="114300" distT="114300" distL="114300" distR="114300">
            <wp:extent cx="5943600" cy="50292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Show ALL available downloads in the list, but grey-out the ones the customer hasn’t yet purchased.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Flyout:</w:t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429000" cy="28829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Delete the title rows ("Documentation", "Rate Sheet", "Release Notes") and just have these items in this order.</w:t>
        <w:br w:type="textWrapping"/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Installation instructions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Quickstart Guide</w:t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Release Notes</w:t>
        <w:br w:type="textWrapping"/>
        <w:t xml:space="preserve">Documentation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Product Info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Change the buttons from “Documents” to “Resources”.(see below)  When hovering over “Download” have a tooltip on resources appear on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Resources</w:t>
      </w:r>
      <w:r w:rsidDel="00000000" w:rsidR="00000000" w:rsidRPr="00000000">
        <w:rPr>
          <w:highlight w:val="white"/>
          <w:rtl w:val="0"/>
        </w:rPr>
        <w:t xml:space="preserve"> that says “Helpful links including installation instructions and quick start guides are here.”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  <w:drawing>
          <wp:inline distB="114300" distT="114300" distL="114300" distR="114300">
            <wp:extent cx="2971800" cy="2870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Download button should have a main area with the word to the left, and then a dropdown arrow for other file type options.</w:t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Basically, this theme:</w:t>
      </w:r>
    </w:p>
    <w:p w:rsidR="00000000" w:rsidDel="00000000" w:rsidP="00000000" w:rsidRDefault="00000000" w:rsidRPr="00000000" w14:paraId="00000095">
      <w:pPr>
        <w:spacing w:after="6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933950" cy="42100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(change above label to “All Formats” instead of “Other Formats”)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#1534: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ns w:author="Lokesh Jadhav" w:id="0" w:date="2026-04-17T12:45:08Z"/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</w:rPr>
        <w:drawing>
          <wp:inline distB="114300" distT="114300" distL="114300" distR="114300">
            <wp:extent cx="5943600" cy="4432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ins w:author="Lokesh Jadhav" w:id="0" w:date="2026-04-17T12:45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A">
      <w:pPr>
        <w:rPr>
          <w:ins w:author="Lokesh Jadhav" w:id="0" w:date="2026-04-17T12:45:08Z"/>
          <w:rFonts w:ascii="Roboto" w:cs="Roboto" w:eastAsia="Roboto" w:hAnsi="Roboto"/>
          <w:sz w:val="26"/>
          <w:szCs w:val="26"/>
          <w:highlight w:val="white"/>
        </w:rPr>
      </w:pPr>
      <w:ins w:author="Lokesh Jadhav" w:id="0" w:date="2026-04-17T12:45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B">
      <w:pPr>
        <w:rPr>
          <w:ins w:author="Lokesh Jadhav" w:id="0" w:date="2026-04-17T12:45:08Z"/>
          <w:rFonts w:ascii="Roboto" w:cs="Roboto" w:eastAsia="Roboto" w:hAnsi="Roboto"/>
          <w:sz w:val="26"/>
          <w:szCs w:val="26"/>
          <w:highlight w:val="white"/>
        </w:rPr>
      </w:pPr>
      <w:ins w:author="Lokesh Jadhav" w:id="0" w:date="2026-04-17T12:45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1"/>
        <w:bCs w:val="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7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9.png"/><Relationship Id="rId25" Type="http://schemas.openxmlformats.org/officeDocument/2006/relationships/image" Target="media/image10.png"/><Relationship Id="rId28" Type="http://schemas.openxmlformats.org/officeDocument/2006/relationships/image" Target="media/image6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6.png"/><Relationship Id="rId7" Type="http://schemas.openxmlformats.org/officeDocument/2006/relationships/image" Target="media/image19.png"/><Relationship Id="rId8" Type="http://schemas.openxmlformats.org/officeDocument/2006/relationships/image" Target="media/image22.png"/><Relationship Id="rId31" Type="http://schemas.openxmlformats.org/officeDocument/2006/relationships/image" Target="media/image2.png"/><Relationship Id="rId30" Type="http://schemas.openxmlformats.org/officeDocument/2006/relationships/image" Target="media/image8.png"/><Relationship Id="rId11" Type="http://schemas.openxmlformats.org/officeDocument/2006/relationships/image" Target="media/image23.png"/><Relationship Id="rId10" Type="http://schemas.openxmlformats.org/officeDocument/2006/relationships/image" Target="media/image18.png"/><Relationship Id="rId32" Type="http://schemas.openxmlformats.org/officeDocument/2006/relationships/image" Target="media/image7.png"/><Relationship Id="rId13" Type="http://schemas.openxmlformats.org/officeDocument/2006/relationships/image" Target="media/image20.png"/><Relationship Id="rId12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21.png"/><Relationship Id="rId17" Type="http://schemas.openxmlformats.org/officeDocument/2006/relationships/image" Target="media/image14.png"/><Relationship Id="rId16" Type="http://schemas.openxmlformats.org/officeDocument/2006/relationships/image" Target="media/image25.png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